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Revenue was flat.</w:t>
      </w:r>
    </w:p>
    <w:ins w:id="1" w:author="Dana Whitfield" w:date="2026-08-20T10:00:00Z">
      <w:r>
        <w:t> Actually it fell.</w:t>
      </w:r>
    </w:ins>
  </w:body>
</w:document>
</file>

<file path=word/settings.xml><?xml version="1.0" encoding="utf-8"?>
<w:settings xmlns:w="http://schemas.openxmlformats.org/wordprocessingml/2006/main">
  <w:rsids>
    <w:rsidRoot w:val="00AB12CD"/>
    <w:rsid w:val="00AB12CD"/>
    <w:rsid w:val="00EF34AB"/>
  </w:rsids>
</w:settings>
</file>

<file path=docProps/app.xml><?xml version="1.0" encoding="utf-8"?>
<Properties xmlns="http://schemas.openxmlformats.org/officeDocument/2006/extended-properties">
  <Application>ACME Words</Application>
  <Company>Initech Holdings</Company>
  <Manager>Dana Whitfield</Manager>
  <TotalTime>412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numbers</dc:title>
  <dc:creator>Marco Parrillo</dc:creator>
  <cp:lastModifiedBy>Dana Whitfield</cp:lastModifiedBy>
  <cp:revision>7</cp:revision>
  <dcterms:created xsi:type="dcterms:W3CDTF">2026-08-01T09:00:00Z</dcterms:created>
  <dcterms:modified xsi:type="dcterms:W3CDTF">2026-08-22T12:00:00Z</dcterms:modified>
</cp:coreProperties>
</file>